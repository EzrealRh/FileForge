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项目清单</w:t>
      </w:r>
    </w:p>
    <w:p>
      <w:r>
        <w:t xml:space="preserve">第一批：</w:t>
      </w:r>
      <w:r>
        <w:t>甲</w:t>
      </w:r>
      <w:tab/>
      <w:r>
        <w:t>乙</w:t>
      </w:r>
    </w:p>
    <w:p>
      <w:r>
        <w:t>备注 A—B &amp; &lt;tag&gt; “引号”</w:t>
      </w:r>
    </w:p>
    <w:p>
      <w:ins w:id="1" w:author="谁">
        <w:r>
          <w:t>新增保留</w:t>
        </w:r>
      </w:ins>
      <w:del w:id="2" w:author="谁">
        <w:r>
          <w:delText>删掉不该出现</w:delText>
        </w:r>
      </w:del>
    </w:p>
    <w:p>
      <w:r>
        <w:fldChar w:fldCharType="begin"/>
      </w:r>
      <w:r>
        <w:instrText> PAGE </w:instrText>
      </w:r>
      <w:r>
        <w:fldChar w:fldCharType="separate"/>
      </w:r>
      <w:r>
        <w:t>7</w:t>
      </w:r>
      <w:r>
        <w:fldChar w:fldCharType="end"/>
      </w:r>
    </w:p>
    <w:p>
      <w:hyperlink r:id="rId10" w:history="1">
        <w:r>
          <w:t>官网</w:t>
        </w:r>
      </w:hyperlink>
    </w:p>
    <w:p/>
    <w:p>
      <w:r>
        <w:t>结尾</w:t>
      </w:r>
    </w:p>
    <w:sectPr/>
  </w:body>
</w:document>
</file>

<file path=word/footnotes.xml><?xml version="1.0" encoding="utf-8"?>
<w:footnotes xmlns:w="http://schemas.openxmlformats.org/wordprocessingml/2006/main">
  <w:footnote w:type="separator" w:id="-1"/>
  <w:footnote w:type="continuationSeparator" w:id="0"/>
  <w:footnote w:id="1">
    <w:p>
      <w:r>
        <w:t>脚注里的一句话</w:t>
      </w:r>
    </w:p>
  </w:footnote>
</w:footnot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yperlink" Target="https://example.com/" TargetMode="External"/></Relationships>
</file>